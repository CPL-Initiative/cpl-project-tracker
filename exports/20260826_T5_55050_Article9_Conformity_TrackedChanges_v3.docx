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rPr>
        <w:t xml:space="preserve">Proposed Amendments to Title 5, California Code of Regulations</w:t>
      </w:r>
    </w:p>
    <w:p>
      <w:pPr>
        <w:spacing w:after="200"/>
      </w:pPr>
      <w:r>
        <w:rPr>
          <w:b/>
        </w:rPr>
        <w:t xml:space="preserve">Credit for Prior Learning — Conformity with Education Code Article 9</w:t>
      </w:r>
    </w:p>
    <w:p>
      <w:pPr>
        <w:spacing w:after="240"/>
      </w:pPr>
      <w:r>
        <w:rPr>
          <w:i/>
        </w:rPr>
        <w:t xml:space="preserve">Baseline: § 55050 as revised by the final reg text of August 12, 2026, with the strikethrough text removed. Tracked changes are the proposed Article 9 conformity amendments. Rejecting every change reproduces the adopted section exactly. No existing subdivision is re-lettered — § 55051(d) cross-references § 55050(i) — so new material is appended as (n) and (o).</w:t>
      </w:r>
    </w:p>
    <w:p>
      <w:pPr>
        <w:spacing w:after="200"/>
      </w:pPr>
      <w:r>
        <w:rPr>
          <w:b/>
        </w:rPr>
        <w:t xml:space="preserve">SECTION 55050 OF ARTICLE 5 OF SUBCHAPTER 1 OF CHAPTER 6 OF DIVISION 6 OF TITLE 5 OF THE CALIFORNIA CODE OF REGULATIONS IS AMENDED TO READ:</w:t>
      </w:r>
    </w:p>
    <w:p>
      <w:pPr>
        <w:spacing w:after="160"/>
      </w:pPr>
      <w:r>
        <w:rPr>
          <w:b/>
        </w:rPr>
        <w:t xml:space="preserve">§ 55050. Credit for Prior Learning.</w:t>
      </w:r>
    </w:p>
    <w:p>
      <w:pPr>
        <w:spacing w:after="160"/>
      </w:pPr>
      <w:r>
        <w:t xml:space="preserve">(a) The governing board of each community college district shall adopt comprehensive policies for awarding credit for prior learning.</w:t>
      </w:r>
    </w:p>
    <w:p>
      <w:pPr>
        <w:spacing w:after="160"/>
      </w:pPr>
      <w:r>
        <w:t xml:space="preserve">(b) The governing board of each community college district shall adopt and publish policies</w:t>
      </w:r>
      <w:ins w:id="101" w:author="CPL Initiative — Article 9 conformity" w:date="2026-08-26T00:00:00Z">
        <w:r>
          <w:t xml:space="preserve"> and procedures</w:t>
        </w:r>
      </w:ins>
      <w:r>
        <w:t xml:space="preserve"> pertaining to credit for prior learning. The policies</w:t>
      </w:r>
      <w:ins w:id="102" w:author="CPL Initiative — Article 9 conformity" w:date="2026-08-26T00:00:00Z">
        <w:r>
          <w:t xml:space="preserve"> and procedures</w:t>
        </w:r>
      </w:ins>
      <w:r>
        <w:t xml:space="preserve"> developed pursuant to subdivision (a) shall be transparent and accessible to all stakeholders</w:t>
      </w:r>
      <w:del w:id="103" w:author="CPL Initiative — Article 9 conformity" w:date="2026-08-26T00:00:00Z">
        <w:r>
          <w:delText xml:space="preserve">,</w:delText>
        </w:r>
      </w:del>
      <w:r>
        <w:t xml:space="preserve"> and published at minimum in college catalogs</w:t>
      </w:r>
      <w:ins w:id="104" w:author="CPL Initiative — Article 9 conformity" w:date="2026-08-26T00:00:00Z">
        <w:r>
          <w:t xml:space="preserve"> and on the district's or college's public internet website</w:t>
        </w:r>
      </w:ins>
      <w:r>
        <w:t xml:space="preserve">. Procedures for students to attain credit for prior learning shall include, but not be limited to, credit by examination, </w:t>
      </w:r>
      <w:del w:id="105" w:author="CPL Initiative — Article 9 conformity" w:date="2026-08-26T00:00:00Z">
        <w:r>
          <w:delText xml:space="preserve">evaluation of Joint Services Transcripts, </w:delText>
        </w:r>
      </w:del>
      <w:r>
        <w:t xml:space="preserve">evaluation of authenticated competencies, </w:t>
      </w:r>
      <w:del w:id="106" w:author="CPL Initiative — Article 9 conformity" w:date="2026-08-26T00:00:00Z">
        <w:r>
          <w:delText xml:space="preserve">student-created portfolios, evaluation of industry-recognized certifications and documented trainings, and standardized examinations.</w:delText>
        </w:r>
      </w:del>
      <w:ins w:id="107" w:author="CPL Initiative — Article 9 conformity" w:date="2026-08-26T00:00:00Z">
        <w:r>
          <w:t xml:space="preserve">and evaluation of Joint Services Transcripts for veterans, reservists, and active duty members of the Armed Forces of the United States, industry-recognized credentials of working learners and apprentices, portfolios for self-directed and experiential learners, and standardized assessments, including, but not limited to, advanced placement, international baccalaureate, and College-Level Examination Program assessments.</w:t>
        </w:r>
      </w:ins>
      <w:ins w:id="108" w:author="CPL Initiative — Article 9 conformity" w:date="2026-08-26T00:00:00Z">
        <w:r>
          <w:t xml:space="preserve"> The policies and procedures shall further:</w:t>
        </w:r>
      </w:ins>
    </w:p>
    <w:p>
      <w:pPr>
        <w:ind w:left="720"/>
        <w:spacing w:after="160"/>
      </w:pPr>
      <w:ins w:id="109" w:author="CPL Initiative — Article 9 conformity" w:date="2026-08-26T00:00:00Z">
        <w:r>
          <w:t xml:space="preserve">(1) Provide a means for the public to explore faculty-approved credit for prior learning opportunities associated with specific prior learning experiences and with college courses or program requirements listed on program pathways;</w:t>
        </w:r>
      </w:ins>
    </w:p>
    <w:p>
      <w:pPr>
        <w:ind w:left="720"/>
        <w:spacing w:after="160"/>
      </w:pPr>
      <w:ins w:id="110" w:author="CPL Initiative — Article 9 conformity" w:date="2026-08-26T00:00:00Z">
        <w:r>
          <w:t xml:space="preserve">(2) Provide a means for admitted or registered students to submit requests for timely and documented review and determination of their documented prior learning prior to selecting a program of study;</w:t>
        </w:r>
      </w:ins>
    </w:p>
    <w:p>
      <w:pPr>
        <w:ind w:left="720"/>
        <w:spacing w:after="160"/>
      </w:pPr>
      <w:ins w:id="111" w:author="CPL Initiative — Article 9 conformity" w:date="2026-08-26T00:00:00Z">
        <w:r>
          <w:t xml:space="preserve">(3) Provide a process to identify and notify students who may qualify for credit for prior learning, including during the college exploration and admission process; and</w:t>
        </w:r>
      </w:ins>
    </w:p>
    <w:p>
      <w:pPr>
        <w:ind w:left="720"/>
        <w:spacing w:after="160"/>
      </w:pPr>
      <w:ins w:id="112" w:author="CPL Initiative — Article 9 conformity" w:date="2026-08-26T00:00:00Z">
        <w:r>
          <w:t xml:space="preserve">(4) Utilize the Chancellor's Office systemwide credit for prior learning infrastructure (the Mapping Articulated Pathways platform referenced in Education Code section 88782(b)) to facilitate credit for prior learning procedures, documentation of credit for prior learning opportunities, and maintain student credit for prior learning records, ensuring that credit for prior learning opportunities are made available on related Chancellor's Office, intersegmental, and agency partner systems, and to the extent feasible, made available to interested independent institutions of higher education.</w:t>
        </w:r>
      </w:ins>
    </w:p>
    <w:p>
      <w:pPr>
        <w:spacing w:after="160"/>
      </w:pPr>
      <w:r>
        <w:t xml:space="preserve">(c) Credit may be awarded for prior experience or prior learning </w:t>
      </w:r>
      <w:del w:id="113" w:author="CPL Initiative — Article 9 conformity" w:date="2026-08-26T00:00:00Z">
        <w:r>
          <w:delText xml:space="preserve">only </w:delText>
        </w:r>
      </w:del>
      <w:r>
        <w:t xml:space="preserve">for individually identified courses with subject matter similar to that of the individual's prior learning</w:t>
      </w:r>
      <w:del w:id="114" w:author="CPL Initiative — Article 9 conformity" w:date="2026-08-26T00:00:00Z">
        <w:r>
          <w:delText xml:space="preserve">, and only for</w:delText>
        </w:r>
      </w:del>
      <w:ins w:id="115" w:author="CPL Initiative — Article 9 conformity" w:date="2026-08-26T00:00:00Z">
        <w:r>
          <w:t xml:space="preserve">, and may be applied to</w:t>
        </w:r>
      </w:ins>
      <w:r>
        <w:t xml:space="preserve"> a course listed in the catalog of the community college</w:t>
      </w:r>
      <w:ins w:id="116" w:author="CPL Initiative — Article 9 conformity" w:date="2026-08-26T00:00:00Z">
        <w:r>
          <w:t xml:space="preserve">, a local or transfer general education area, or degree-applicable elective credit</w:t>
        </w:r>
      </w:ins>
      <w:r>
        <w:t xml:space="preserve">. Colleges shall</w:t>
      </w:r>
      <w:ins w:id="117" w:author="CPL Initiative — Article 9 conformity" w:date="2026-08-26T00:00:00Z">
        <w:r>
          <w:t xml:space="preserve"> at a minimum</w:t>
        </w:r>
      </w:ins>
      <w:r>
        <w:t xml:space="preserve"> consider the credit recommendations </w:t>
      </w:r>
      <w:del w:id="118" w:author="CPL Initiative — Article 9 conformity" w:date="2026-08-26T00:00:00Z">
        <w:r>
          <w:delText xml:space="preserve">of the American Council on Education pursuant to Education Code section 66025.71</w:delText>
        </w:r>
      </w:del>
      <w:ins w:id="119" w:author="CPL Initiative — Article 9 conformity" w:date="2026-08-26T00:00:00Z">
        <w:r>
          <w:t xml:space="preserve">developed by the American Council on Education pursuant to Education Code section 66025.71, by California Community Colleges faculty discipline review groups supported pursuant to Education Code section 78093.2(a)(3), by the Chancellor's Office in partnership with the Academic Senate for California Community Colleges pursuant to Education Code section 75013(b), and by local discipline faculty experts, as documented in detailed exhibits for faculty credit evaluation</w:t>
        </w:r>
      </w:ins>
      <w:r>
        <w:t xml:space="preserve">. </w:t>
      </w:r>
      <w:del w:id="120" w:author="CPL Initiative — Article 9 conformity" w:date="2026-08-26T00:00:00Z">
        <w:r>
          <w:delText xml:space="preserve">Upon a student's demonstration of sufficient mastery through an examination or assessment, an award of credit should be made, if possible, to the California General Education Transfer Curriculum (Cal-GETC) and local community college general education requirements or requirements for a student's chosen program. Award of credit may be made to electives for students who do not require additional general education or program credits to meet their goals.</w:delText>
        </w:r>
      </w:del>
    </w:p>
    <w:p>
      <w:pPr>
        <w:spacing w:after="160"/>
      </w:pPr>
      <w:r>
        <w:t xml:space="preserve">(d) Units for which credit is awarded pursuant to the provisions of this section may be counted in determining the 12 semester hours of credit in residence required for an associate degree.</w:t>
      </w:r>
    </w:p>
    <w:p>
      <w:pPr>
        <w:spacing w:after="160"/>
      </w:pPr>
      <w:r>
        <w:t xml:space="preserve">(e) The policies adopted by the governing board of a community college district pursuant to this section shall require that </w:t>
      </w:r>
      <w:ins w:id="121" w:author="CPL Initiative — Article 9 conformity" w:date="2026-08-26T00:00:00Z">
        <w:r>
          <w:t xml:space="preserve">the prior learning documents and credentials of all incoming students be evaluated for the assessment and award of credit for prior learning before or upon completion of the education plan pursuant to Education Code section 78212, and that </w:t>
        </w:r>
      </w:ins>
      <w:r>
        <w:t xml:space="preserve">a student</w:t>
      </w:r>
      <w:del w:id="122" w:author="CPL Initiative — Article 9 conformity" w:date="2026-08-26T00:00:00Z">
        <w:r>
          <w:delText xml:space="preserve">, as a component of their educational planning process pursuant to California Education Code section 78212,</w:delText>
        </w:r>
      </w:del>
      <w:r>
        <w:t xml:space="preserve"> be advised of credit for prior learning opportunities and referred to the college's appropriate authority for assessment of prior learning.</w:t>
      </w:r>
      <w:ins w:id="123" w:author="CPL Initiative — Article 9 conformity" w:date="2026-08-26T00:00:00Z">
        <w:r>
          <w:t xml:space="preserve"> For purposes of this subdivision, prior learning documents and credentials include, but are not limited to, Joint Services Transcripts for veterans, reservists, and active duty members of the Armed Forces of the United States, industry-recognized credentials of working learners and apprentices, portfolios for self-directed and experiential learners, and standardized assessments, including advanced placement, international baccalaureate, and College-Level Examination Program assessments.</w:t>
        </w:r>
      </w:ins>
    </w:p>
    <w:p>
      <w:pPr>
        <w:spacing w:after="160"/>
      </w:pPr>
      <w:r>
        <w:t xml:space="preserve">(f) The governing board may grant credit to any student who satisfactorily passes an assessment approved or conducted by proper authorities of the college. For purposes of this section, “assessment” means the process that faculty undertake with a student to ensure the student demonstrates sufficient mastery of the course outcomes as set forth in the course outline of record. “Sufficient mastery” means having attained a level of knowledge, skill, and information equivalent to that demonstrated generally by students who receive the minimum passing grade in the course.</w:t>
      </w:r>
    </w:p>
    <w:p>
      <w:pPr>
        <w:spacing w:after="160"/>
      </w:pPr>
      <w:r>
        <w:t xml:space="preserve">(g) The policies for assessments adopted by the governing board of a community college district shall offer students an opportunity to accept, decline, or appeal decisions related to the award of credit, and in cases of credit by examination, pursuant to sections 55021 and 55025.</w:t>
      </w:r>
    </w:p>
    <w:p>
      <w:pPr>
        <w:spacing w:after="160"/>
      </w:pPr>
      <w:r>
        <w:t xml:space="preserve">(h) The nature and content of the assessment shall be determined solely by faculty in the discipline who normally teach the course for which credit is to be granted in accordance with policies and procedures approved by the curriculum committee established pursuant to section 55002. The faculty shall determine that the assessment adequately measures mastery of the course content as set forth in the course outline of record. The faculty may accept an assessment conducted or proctored at a location other than the community college for this purpose.</w:t>
      </w:r>
    </w:p>
    <w:p>
      <w:pPr>
        <w:spacing w:after="160"/>
      </w:pPr>
      <w:r>
        <w:t xml:space="preserve">(i) Credit by Examination: The determination to offer credit by examination rests solely </w:t>
      </w:r>
      <w:del w:id="124" w:author="CPL Initiative — Article 9 conformity" w:date="2026-08-26T00:00:00Z">
        <w:r>
          <w:delText xml:space="preserve">on</w:delText>
        </w:r>
      </w:del>
      <w:ins w:id="125" w:author="CPL Initiative — Article 9 conformity" w:date="2026-08-26T00:00:00Z">
        <w:r>
          <w:t xml:space="preserve">at</w:t>
        </w:r>
      </w:ins>
      <w:r>
        <w:t xml:space="preserve"> the discretion of the discipline faculty. </w:t>
      </w:r>
      <w:del w:id="126" w:author="CPL Initiative — Article 9 conformity" w:date="2026-08-26T00:00:00Z">
        <w:r>
          <w:delText xml:space="preserve">A separate examination shall be conducted for each course for which credit is to be granted. </w:delText>
        </w:r>
      </w:del>
      <w:r>
        <w:t xml:space="preserve">Credit may be granted </w:t>
      </w:r>
      <w:del w:id="127" w:author="CPL Initiative — Article 9 conformity" w:date="2026-08-26T00:00:00Z">
        <w:r>
          <w:delText xml:space="preserve">only to a student who is registered at the college and in good standing and </w:delText>
        </w:r>
      </w:del>
      <w:r>
        <w:t xml:space="preserve">only for a course listed in the catalog of the community college.</w:t>
      </w:r>
    </w:p>
    <w:p>
      <w:pPr>
        <w:spacing w:after="160"/>
      </w:pPr>
      <w:r>
        <w:t xml:space="preserve">(j) Grading</w:t>
      </w:r>
      <w:ins w:id="128" w:author="CPL Initiative — Article 9 conformity" w:date="2026-08-26T00:00:00Z">
        <w:r>
          <w:t xml:space="preserve"> for credit by examination</w:t>
        </w:r>
      </w:ins>
      <w:r>
        <w:t xml:space="preserve"> shall be according to the regular grading system approved by the governing board pursuant to section 55023, except that students shall be offered a “pass-no pass” option if that option is ordinarily available for the course.</w:t>
      </w:r>
    </w:p>
    <w:p>
      <w:pPr>
        <w:spacing w:after="160"/>
      </w:pPr>
      <w:r>
        <w:t xml:space="preserve">(k) A district may charge a student a fee for administering an examination pursuant to this section, provided the fee does not exceed the enrollment fee which would be associated with enrollment in the course for which the student seeks credit by examination.</w:t>
      </w:r>
    </w:p>
    <w:p>
      <w:pPr>
        <w:spacing w:after="160"/>
      </w:pPr>
      <w:r>
        <w:t xml:space="preserve">(l) The student's academic record shall be clearly annotated to reflect that credit was earned through an alternative method of assessment for prior learning.</w:t>
      </w:r>
    </w:p>
    <w:p>
      <w:pPr>
        <w:spacing w:after="160"/>
      </w:pPr>
      <w:r>
        <w:t xml:space="preserve">(m) The governing board of each community college district shall review the credit for prior learning policies every three years and report findings to the Chancellor's Office. Findings shall include data disaggregated by </w:t>
      </w:r>
      <w:ins w:id="129" w:author="CPL Initiative — Article 9 conformity" w:date="2026-08-26T00:00:00Z">
        <w:r>
          <w:t xml:space="preserve">credit for prior learning type, student population (military, working adult, apprentice or journeyperson, high school, noncredit and not-for-credit), </w:t>
        </w:r>
      </w:ins>
      <w:r>
        <w:t xml:space="preserve">gender</w:t>
      </w:r>
      <w:ins w:id="130" w:author="CPL Initiative — Article 9 conformity" w:date="2026-08-26T00:00:00Z">
        <w:r>
          <w:t xml:space="preserve">,</w:t>
        </w:r>
      </w:ins>
      <w:r>
        <w:t xml:space="preserve"> and race/ethnicity</w:t>
      </w:r>
      <w:ins w:id="131" w:author="CPL Initiative — Article 9 conformity" w:date="2026-08-26T00:00:00Z">
        <w:r>
          <w:t xml:space="preserve">,</w:t>
        </w:r>
      </w:ins>
      <w:r>
        <w:t xml:space="preserve"> including the number of students who </w:t>
      </w:r>
      <w:ins w:id="132" w:author="CPL Initiative — Article 9 conformity" w:date="2026-08-26T00:00:00Z">
        <w:r>
          <w:t xml:space="preserve">were eligible for and </w:t>
        </w:r>
      </w:ins>
      <w:r>
        <w:t xml:space="preserve">received credit for prior learning, the </w:t>
      </w:r>
      <w:ins w:id="133" w:author="CPL Initiative — Article 9 conformity" w:date="2026-08-26T00:00:00Z">
        <w:r>
          <w:t xml:space="preserve">average </w:t>
        </w:r>
      </w:ins>
      <w:r>
        <w:t xml:space="preserve">number of credits awarded per student, retention and persistence rates of students earning credit for prior learning, completion data (for certificate, degree, and transfer) for students earning credit for prior learning, and qualitative assessments by students of the policies and procedures.</w:t>
      </w:r>
    </w:p>
    <w:p>
      <w:pPr>
        <w:spacing w:after="160"/>
      </w:pPr>
      <w:ins w:id="134" w:author="CPL Initiative — Article 9 conformity" w:date="2026-08-26T00:00:00Z">
        <w:r>
          <w:t xml:space="preserve">(n) Credit for prior learning transcribed by another California Community College shall be accepted as credit, including for program requirements, general education (local and transfer), transfer requirements, and major preparation. A district shall not require a student to repeat an assessment of prior learning that another California Community College has assessed and transcribed for an equivalent course, local degree requirement, or general education course or area.</w:t>
        </w:r>
      </w:ins>
    </w:p>
    <w:p>
      <w:pPr>
        <w:spacing w:after="160"/>
      </w:pPr>
      <w:ins w:id="135" w:author="CPL Initiative — Article 9 conformity" w:date="2026-08-26T00:00:00Z">
        <w:r>
          <w:t xml:space="preserve">(o) Grading for all types of credit for prior learning other than credit by examination shall be according to the regular grading system approved by the governing board pursuant to section 55023, except that students shall be offered a “credit” option.</w:t>
        </w:r>
      </w:ins>
    </w:p>
    <w:p>
      <w:pPr>
        <w:spacing w:after="240"/>
      </w:pPr>
      <w:r>
        <w:t xml:space="preserve">NOTE: Authority cited: Sections 66025.71, 66700</w:t>
      </w:r>
      <w:del w:id="136" w:author="CPL Initiative — Article 9 conformity" w:date="2026-08-26T00:00:00Z">
        <w:r>
          <w:delText xml:space="preserve"> and</w:delText>
        </w:r>
      </w:del>
      <w:ins w:id="137" w:author="CPL Initiative — Article 9 conformity" w:date="2026-08-26T00:00:00Z">
        <w:r>
          <w:t xml:space="preserve">,</w:t>
        </w:r>
      </w:ins>
      <w:r>
        <w:t xml:space="preserve"> 70901</w:t>
      </w:r>
      <w:ins w:id="138" w:author="CPL Initiative — Article 9 conformity" w:date="2026-08-26T00:00:00Z">
        <w:r>
          <w:t xml:space="preserve">, and 78093.2</w:t>
        </w:r>
      </w:ins>
      <w:r>
        <w:t xml:space="preserve">, Education Code. Reference: Sections 70901, 70902,</w:t>
      </w:r>
      <w:ins w:id="139" w:author="CPL Initiative — Article 9 conformity" w:date="2026-08-26T00:00:00Z">
        <w:r>
          <w:t xml:space="preserve"> 75013, 78093, 78093.1, 78093.2,</w:t>
        </w:r>
      </w:ins>
      <w:r>
        <w:t xml:space="preserve"> and 88782, Education Code.</w:t>
      </w:r>
    </w:p>
    <w:p>
      <w:pPr>
        <w:spacing w:after="0"/>
      </w:pPr>
      <w:r>
        <w:rPr>
          <w:i/>
        </w:rPr>
        <w:t xml:space="preserve">Drafting notes. (1) New material is appended as (n) and (o) rather than inserted, so that no existing subdivision is re-lettered and § 55051(d)'s cross-reference to § 55050(i) is preserved. (2) Four clauses go beyond restating the statute and are identified as such: “shall at a minimum consider” in (c), which rests on Education Code § 78093.2(a)(3) (permissive as to adoption) and on § 75013(b), under which the recommendations are mandatory, systemwide-uniform, and colleges are strongly encouraged to award consistent with them; the second sentence of (n), addressing re-adjudication, on which § 78093.2(b)(2) is silent; the extension of (n) to program requirements, which § 78093.2(b)(2) does not name (it lists general education, transfer, and major preparation) and which rests instead on § 75013(b)'s per-program credit recommendations; and the amendments to (i), which remove the separate-examination and registration requirements and are policy rather than conformity. (3) The Reference citation to § 88782 is confirmed: Education Code § 88782 is the California Career Passport Program (added by Stats. 2025, Ch. 9, Sec. 13 (AB 123)); the November 2025 proposal's citation to § 88792(b)(1) was a transposition. (4) § 75013 is added to Reference: its subdivision (b), enacted by the same chapter as Article 9 (Stats. 2026, Ch. 79), places a Credit for Prior Learning Initiative duty on the Chancellor's Office outside Article 9. (5) (c) deliberately names no general education framework, so the subdivision does not go stale if Cal-GETC is superseded. (6) The academic-record annotation in (l) is retained: Education Code § 78093.2(b)(2) obliges a campus to accept credit that has been transcribed AS credit for prior learning, and § 88782(a)(1) makes credit for prior learning a displayed component of the California Career Passport — both depend on the award being identifiable.</w:t>
      </w:r>
    </w:p>
    <w:sectPr>
      <w:pgSz w:w="12240" w:h="15840"/>
      <w:pgMar w:top="1440" w:right="1440" w:bottom="1440" w:left="1440"/>
    </w:sectPr>
  </w:body>
</w:document>
</file>